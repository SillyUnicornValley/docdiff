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Clinical Study Protocol CX-201 - Revisions and Comments</w:t>
      </w:r>
    </w:p>
    <w:p>
      <w:pPr>
        <w:pStyle w:val="Heading1"/>
      </w:pPr>
      <w:r>
        <w:t xml:space="preserve">Objectives</w:t>
      </w:r>
    </w:p>
    <w:p>
      <w:r>
        <w:t xml:space="preserve">The primary objective is to compare mean </w:t>
      </w:r>
      <w:commentRangeStart w:id="0"/>
      <w:ins w:id="1004" w:author="Dan (new)" w:date="2026-09-01T10:00:00Z">
        <w:r>
          <w:t xml:space="preserve">seated </w:t>
        </w:r>
      </w:ins>
      <w:commentRangeEnd w:id="0"/>
      <w:r>
        <w:rPr>
          <w:rStyle w:val="CommentReference"/>
        </w:rPr>
        <w:commentReference w:id="0"/>
      </w:r>
      <w:r>
        <w:t xml:space="preserve">systolic blood pressure</w:t>
      </w:r>
      <w:del w:id="1005" w:author="Erin (new)" w:date="2026-09-01T10:00:00Z">
        <w:r>
          <w:delText xml:space="preserve"> at Week 12</w:delText>
        </w:r>
      </w:del>
      <w:ins w:id="1006" w:author="Erin (new)" w:date="2026-09-01T10:00:00Z">
        <w:r>
          <w:t xml:space="preserve"> at Week 24</w:t>
        </w:r>
      </w:ins>
      <w:r>
        <w:t xml:space="preserve">.</w:t>
      </w:r>
    </w:p>
    <w:p>
      <w:r>
        <w:t xml:space="preserve">Secondary </w:t>
      </w:r>
      <w:commentRangeStart w:id="1"/>
      <w:r>
        <w:t xml:space="preserve">objectives include </w:t>
      </w:r>
      <w:commentRangeStart w:id="2"/>
      <w:r>
        <w:t xml:space="preserve">diastolic blood pressure</w:t>
      </w:r>
      <w:commentRangeEnd w:id="1"/>
      <w:r>
        <w:rPr>
          <w:rStyle w:val="CommentReference"/>
        </w:rPr>
        <w:commentReference w:id="1"/>
      </w:r>
      <w:r>
        <w:t xml:space="preserve"> and response rate</w:t>
      </w:r>
      <w:commentRangeEnd w:id="2"/>
      <w:r>
        <w:rPr>
          <w:rStyle w:val="CommentReference"/>
        </w:rPr>
        <w:commentReference w:id="2"/>
      </w:r>
      <w:r>
        <w:t xml:space="preserve">.</w:t>
      </w:r>
    </w:p>
    <w:p>
      <w:pPr>
        <w:pStyle w:val="Heading1"/>
      </w:pPr>
      <w:r>
        <w:t xml:space="preserve">Procedures</w:t>
      </w:r>
    </w:p>
    <w:p>
      <w:pPr>
        <w:pStyle w:val="ListParagraph"/>
        <w:numPr>
          <w:ilvl w:val="0"/>
          <w:numId w:val="1"/>
        </w:numPr>
        <w:rPr>
          <w:del w:id="1007" w:author="Dan (new)" w:date="2026-09-01T10:00:00Z"/>
        </w:rPr>
      </w:pPr>
      <w:r>
        <w:t xml:space="preserve">Measure blood pressure</w:t>
      </w:r>
    </w:p>
    <w:p>
      <w:pPr>
        <w:pStyle w:val="ListParagraph"/>
        <w:numPr>
          <w:ilvl w:val="0"/>
          <w:numId w:val="1"/>
        </w:numPr>
      </w:pPr>
      <w:ins w:id="1008" w:author="Dan (new)" w:date="2026-09-01T10:00:00Z">
        <w:r>
          <w:t xml:space="preserve"> and </w:t>
        </w:r>
      </w:ins>
      <w:r>
        <w:t xml:space="preserve">record heart rate.</w:t>
      </w:r>
    </w:p>
    <w:p>
      <w:pPr>
        <w:pStyle w:val="ListParagraph"/>
        <w:numPr>
          <w:ilvl w:val="0"/>
          <w:numId w:val="1"/>
        </w:numPr>
      </w:pPr>
      <w:r>
        <w:t xml:space="preserve">Collect urine.</w:t>
      </w:r>
    </w:p>
    <w:p>
      <w:pPr>
        <w:rPr>
          <w:moveFrom w:id="1011" w:author="Erin (new)" w:date="2026-09-01T10:00:00Z"/>
        </w:rPr>
      </w:pPr>
      <w:moveFromRangeStart w:id="1009" w:author="Erin (new)" w:date="2026-09-01T10:00:00Z" w:name="moveB"/>
      <w:moveFrom w:id="1010" w:author="Erin (new)" w:date="2026-09-01T10:00:00Z">
        <w:r>
          <w:t xml:space="preserve">Participants rest for five minutes before measurement.</w:t>
        </w:r>
      </w:moveFrom>
    </w:p>
    <w:p>
      <w:pPr>
        <w:rPr>
          <w:moveFrom w:id="1013" w:author="Erin (new)" w:date="2026-09-01T10:00:00Z"/>
        </w:rPr>
      </w:pPr>
      <w:moveFrom w:id="1012" w:author="Erin (new)" w:date="2026-09-01T10:00:00Z">
        <w:r>
          <w:t xml:space="preserve">The arm is supported at heart level.</w:t>
        </w:r>
      </w:moveFrom>
      <w:moveFromRangeEnd w:id="1009"/>
    </w:p>
    <w:p>
      <w:r>
        <w:t xml:space="preserve">Three readings are taken.</w:t>
      </w:r>
    </w:p>
    <w:p>
      <w:pPr>
        <w:rPr>
          <w:moveTo w:id="1016" w:author="Erin (new)" w:date="2026-09-01T10:00:00Z"/>
        </w:rPr>
      </w:pPr>
      <w:moveToRangeStart w:id="1014" w:author="Erin (new)" w:date="2026-09-01T10:00:00Z" w:name="moveB"/>
      <w:moveTo w:id="1015" w:author="Erin (new)" w:date="2026-09-01T10:00:00Z">
        <w:r>
          <w:t xml:space="preserve">Participants rest for five minutes before measurement.</w:t>
        </w:r>
      </w:moveTo>
    </w:p>
    <w:p>
      <w:pPr>
        <w:rPr>
          <w:moveTo w:id="1018" w:author="Erin (new)" w:date="2026-09-01T10:00:00Z"/>
        </w:rPr>
      </w:pPr>
      <w:moveTo w:id="1017" w:author="Erin (new)" w:date="2026-09-01T10:00:00Z">
        <w:r>
          <w:t xml:space="preserve">The arm is supported at heart level.</w:t>
        </w:r>
      </w:moveTo>
      <w:moveToRangeEnd w:id="1014"/>
    </w:p>
    <w:p>
      <w:r>
        <w:t xml:space="preserve">The mean is recorded.</w:t>
      </w:r>
    </w:p>
    <w:p>
      <w:pPr>
        <w:pStyle w:val="Heading2"/>
        <w:pPrChange w:id="1019" w:author="Dan (new)" w:date="2026-09-01T10:00:00Z">
          <w:pPr>
            <w:pStyle w:val="Normal"/>
          </w:pPr>
        </w:pPrChange>
      </w:pPr>
      <w:r>
        <w:t xml:space="preserve">Safety Assessments</w:t>
      </w:r>
    </w:p>
    <w:p>
      <w:r>
        <w:t xml:space="preserve">Adverse events are coded with </w:t>
      </w:r>
      <w:r>
        <w:rPr>
          <w:b/>
          <w:rPrChange w:id="1020" w:author="Dan (new)" w:date="2026-09-01T10:00:00Z">
            <w:rPr/>
          </w:rPrChange>
        </w:rPr>
        <w:t xml:space="preserve">MedDRA</w:t>
      </w:r>
      <w:r>
        <w:t xml:space="preserve">.</w:t>
      </w:r>
    </w:p>
    <w:p>
      <w:pPr>
        <w:pStyle w:val="Heading1"/>
      </w:pPr>
      <w:r>
        <w:t xml:space="preserve">Tables with Revisions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3000"/>
        <w:gridCol w:w="2700"/>
        <w:gridCol w:w="2700"/>
      </w:tblGrid>
      <w:tr>
        <w:trPr>
          <w:tblHeader/>
        </w:trPr>
        <w:tc>
          <w:tcPr>
            <w:tcW w:w="3000" w:type="dxa"/>
            <w:shd w:val="clear" w:color="auto" w:fill="D9E2F3"/>
          </w:tcPr>
          <w:p>
            <w:r>
              <w:rPr>
                <w:b/>
              </w:rPr>
              <w:t xml:space="preserve">Test</w:t>
            </w:r>
          </w:p>
        </w:tc>
        <w:tc>
          <w:tcPr>
            <w:tcW w:w="2700" w:type="dxa"/>
            <w:shd w:val="clear" w:color="auto" w:fill="D9E2F3"/>
          </w:tcPr>
          <w:p>
            <w:r>
              <w:rPr>
                <w:b/>
              </w:rPr>
              <w:t xml:space="preserve">Unit</w:t>
            </w:r>
          </w:p>
        </w:tc>
        <w:tc>
          <w:tcPr>
            <w:tcW w:w="2700" w:type="dxa"/>
            <w:shd w:val="clear" w:color="auto" w:fill="D9E2F3"/>
          </w:tcPr>
          <w:p>
            <w:r>
              <w:rPr>
                <w:b/>
              </w:rPr>
              <w:t xml:space="preserve">Range</w:t>
            </w:r>
          </w:p>
        </w:tc>
      </w:tr>
      <w:tr>
        <w:tc>
          <w:tcPr>
            <w:tcW w:w="3000" w:type="dxa"/>
          </w:tcPr>
          <w:p>
            <w:r>
              <w:t xml:space="preserve">Glucose</w:t>
            </w:r>
          </w:p>
        </w:tc>
        <w:tc>
          <w:tcPr>
            <w:tcW w:w="2700" w:type="dxa"/>
          </w:tcPr>
          <w:p>
            <w:commentRangeStart w:id="3"/>
            <w:del w:id="1021" w:author="Dan (new)" w:date="2026-09-01T10:00:00Z">
              <w:r>
                <w:delText xml:space="preserve">mg/dL</w:delText>
              </w:r>
            </w:del>
            <w:ins w:id="1022" w:author="Dan (new)" w:date="2026-09-01T10:00:00Z">
              <w:r>
                <w:t xml:space="preserve">mmol/L</w:t>
              </w:r>
            </w:ins>
            <w:commentRangeEnd w:id="3"/>
            <w:r>
              <w:rPr>
                <w:rStyle w:val="CommentReference"/>
              </w:rPr>
              <w:commentReference w:id="3"/>
            </w:r>
          </w:p>
        </w:tc>
        <w:tc>
          <w:tcPr>
            <w:tcW w:w="2700" w:type="dxa"/>
          </w:tcPr>
          <w:p>
            <w:del w:id="1023" w:author="Dan (new)" w:date="2026-09-01T10:00:00Z">
              <w:r>
                <w:delText xml:space="preserve">70-99</w:delText>
              </w:r>
            </w:del>
            <w:ins w:id="1024" w:author="Dan (new)" w:date="2026-09-01T10:00:00Z">
              <w:r>
                <w:t xml:space="preserve">3.9-5.5</w:t>
              </w:r>
            </w:ins>
          </w:p>
        </w:tc>
      </w:tr>
      <w:tr>
        <w:trPr>
          <w:ins w:id="1031" w:author="Erin (new)" w:date="2026-09-01T10:00:00Z"/>
        </w:trPr>
        <w:tc>
          <w:tcPr>
            <w:tcW w:w="3000" w:type="dxa"/>
          </w:tcPr>
          <w:p>
            <w:pPr>
              <w:rPr>
                <w:ins w:id="1026" w:author="Erin (new)" w:date="2026-09-01T10:00:00Z"/>
              </w:rPr>
            </w:pPr>
            <w:ins w:id="1025" w:author="Erin (new)" w:date="2026-09-01T10:00:00Z">
              <w:r>
                <w:t xml:space="preserve">Potassium</w:t>
              </w:r>
            </w:ins>
          </w:p>
        </w:tc>
        <w:tc>
          <w:tcPr>
            <w:tcW w:w="2700" w:type="dxa"/>
          </w:tcPr>
          <w:p>
            <w:pPr>
              <w:rPr>
                <w:ins w:id="1028" w:author="Erin (new)" w:date="2026-09-01T10:00:00Z"/>
              </w:rPr>
            </w:pPr>
            <w:ins w:id="1027" w:author="Erin (new)" w:date="2026-09-01T10:00:00Z">
              <w:r>
                <w:t xml:space="preserve">mmol/L</w:t>
              </w:r>
            </w:ins>
          </w:p>
        </w:tc>
        <w:tc>
          <w:tcPr>
            <w:tcW w:w="2700" w:type="dxa"/>
          </w:tcPr>
          <w:p>
            <w:pPr>
              <w:rPr>
                <w:ins w:id="1030" w:author="Erin (new)" w:date="2026-09-01T10:00:00Z"/>
              </w:rPr>
            </w:pPr>
            <w:ins w:id="1029" w:author="Erin (new)" w:date="2026-09-01T10:00:00Z">
              <w:r>
                <w:t xml:space="preserve">3.5-5.0</w:t>
              </w:r>
            </w:ins>
          </w:p>
        </w:tc>
      </w:tr>
      <w:tr>
        <w:tc>
          <w:tcPr>
            <w:tcW w:w="3000" w:type="dxa"/>
          </w:tcPr>
          <w:p>
            <w:r>
              <w:t xml:space="preserve">Sodium</w:t>
            </w:r>
          </w:p>
        </w:tc>
        <w:tc>
          <w:tcPr>
            <w:tcW w:w="2700" w:type="dxa"/>
          </w:tcPr>
          <w:p>
            <w:r>
              <w:t xml:space="preserve">mmol/L</w:t>
            </w:r>
          </w:p>
        </w:tc>
        <w:tc>
          <w:tcPr>
            <w:tcW w:w="2700" w:type="dxa"/>
          </w:tcPr>
          <w:p>
            <w:r>
              <w:t xml:space="preserve">135-145</w:t>
            </w:r>
          </w:p>
        </w:tc>
      </w:tr>
      <w:tr>
        <w:trPr>
          <w:del w:id="1038" w:author="Erin (new)" w:date="2026-09-01T10:00:00Z"/>
        </w:trPr>
        <w:tc>
          <w:tcPr>
            <w:tcW w:w="3000" w:type="dxa"/>
          </w:tcPr>
          <w:p>
            <w:pPr>
              <w:rPr>
                <w:del w:id="1033" w:author="Erin (new)" w:date="2026-09-01T10:00:00Z"/>
              </w:rPr>
            </w:pPr>
            <w:del w:id="1032" w:author="Erin (new)" w:date="2026-09-01T10:00:00Z">
              <w:r>
                <w:delText xml:space="preserve">Urea</w:delText>
              </w:r>
            </w:del>
          </w:p>
        </w:tc>
        <w:tc>
          <w:tcPr>
            <w:tcW w:w="2700" w:type="dxa"/>
          </w:tcPr>
          <w:p>
            <w:pPr>
              <w:rPr>
                <w:del w:id="1035" w:author="Erin (new)" w:date="2026-09-01T10:00:00Z"/>
              </w:rPr>
            </w:pPr>
            <w:del w:id="1034" w:author="Erin (new)" w:date="2026-09-01T10:00:00Z">
              <w:r>
                <w:delText xml:space="preserve">mg/dL</w:delText>
              </w:r>
            </w:del>
          </w:p>
        </w:tc>
        <w:tc>
          <w:tcPr>
            <w:tcW w:w="2700" w:type="dxa"/>
          </w:tcPr>
          <w:p>
            <w:pPr>
              <w:rPr>
                <w:del w:id="1037" w:author="Erin (new)" w:date="2026-09-01T10:00:00Z"/>
              </w:rPr>
            </w:pPr>
            <w:del w:id="1036" w:author="Erin (new)" w:date="2026-09-01T10:00:00Z">
              <w:r>
                <w:delText xml:space="preserve">7-20</w:delText>
              </w:r>
            </w:del>
          </w:p>
        </w:tc>
      </w:tr>
    </w:tbl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4200"/>
        <w:gridCol w:w="4200"/>
      </w:tblGrid>
      <w:tr>
        <w:trPr>
          <w:tblHeader/>
        </w:trPr>
        <w:tc>
          <w:tcPr>
            <w:tcW w:w="4200" w:type="dxa"/>
            <w:shd w:val="clear" w:color="auto" w:fill="D9E2F3"/>
          </w:tcPr>
          <w:p>
            <w:r>
              <w:rPr>
                <w:b/>
              </w:rPr>
              <w:t xml:space="preserve">Visit</w:t>
            </w:r>
          </w:p>
        </w:tc>
        <w:tc>
          <w:tcPr>
            <w:tcW w:w="4200" w:type="dxa"/>
            <w:shd w:val="clear" w:color="auto" w:fill="D9E2F3"/>
          </w:tcPr>
          <w:p>
            <w:r>
              <w:rPr>
                <w:b/>
              </w:rPr>
              <w:t xml:space="preserve">Day</w:t>
            </w:r>
          </w:p>
        </w:tc>
      </w:tr>
      <w:tr>
        <w:tc>
          <w:tcPr>
            <w:tcW w:w="4200" w:type="dxa"/>
          </w:tcPr>
          <w:p>
            <w:r>
              <w:t xml:space="preserve">Baseline</w:t>
            </w:r>
          </w:p>
        </w:tc>
        <w:tc>
          <w:tcPr>
            <w:tcW w:w="4200" w:type="dxa"/>
            <w:cellIns w:id="1039" w:author="Dan (new)" w:date="2026-09-01T10:00:00Z"/>
          </w:tcPr>
          <w:p>
            <w:r>
              <w:t xml:space="preserve">1</w:t>
            </w:r>
          </w:p>
        </w:tc>
      </w:tr>
    </w:tbl>
    <w:p>
      <w:pPr>
        <w:pStyle w:val="Heading1"/>
      </w:pPr>
      <w:r>
        <w:t xml:space="preserve">Comments across Paragraphs</w:t>
      </w:r>
    </w:p>
    <w:p>
      <w:commentRangeStart w:id="4"/>
      <w:r>
        <w:t xml:space="preserve">Participants may withdraw at any time.</w:t>
      </w:r>
    </w:p>
    <w:p>
      <w:r>
        <w:t xml:space="preserve">Withdrawal reasons are recorded in the eCRF.</w:t>
      </w:r>
    </w:p>
    <w:p>
      <w:r>
        <w:t xml:space="preserve">Data collected before withdrawal are kept.</w:t>
      </w:r>
      <w:commentRangeEnd w:id="4"/>
      <w:r>
        <w:rPr>
          <w:rStyle w:val="CommentReference"/>
        </w:rPr>
        <w:commentReference w:id="4"/>
      </w:r>
    </w:p>
    <w:p>
      <w:commentRangeStart w:id="5"/>
      <w:r>
        <w:t xml:space="preserve">Sites must report withdrawals within 7 days.</w:t>
      </w:r>
      <w:commentRangeEnd w:id="5"/>
      <w:r>
        <w:rPr>
          <w:rStyle w:val="CommentReference"/>
        </w:rPr>
        <w:commentReference w:id="5"/>
      </w:r>
    </w:p>
    <w:p>
      <w:r>
        <w:t xml:space="preserve">Withdrawal does not affect standard care.</w:t>
      </w:r>
      <w:r>
        <w:rPr>
          <w:rStyle w:val="FootnoteReference"/>
        </w:rPr>
        <w:footnoteReference w:id="1"/>
      </w:r>
    </w:p>
    <w:sectPr>
      <w:headerReference w:type="default" r:id="rIdHF1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ment w:id="0" w:author="Dan" w:date="2026-09-01T10:00:00Z" w:initials="D">
    <w:p>
      <w:pPr>
        <w:pStyle w:val="CommentText"/>
      </w:pPr>
      <w:r>
        <w:rPr>
          <w:rStyle w:val="CommentReference"/>
        </w:rPr>
        <w:annotationRef/>
      </w:r>
      <w:r>
        <w:t xml:space="preserve">Is 'seated' needed?</w:t>
      </w:r>
    </w:p>
  </w:comment>
  <w:comment w:id="1" w:author="Dan" w:date="2026-09-01T10:00:00Z" w:initials="D">
    <w:p>
      <w:pPr>
        <w:pStyle w:val="CommentText"/>
      </w:pPr>
      <w:r>
        <w:rPr>
          <w:rStyle w:val="CommentReference"/>
        </w:rPr>
        <w:annotationRef/>
      </w:r>
      <w:r>
        <w:t xml:space="preserve">Overlap A</w:t>
      </w:r>
    </w:p>
  </w:comment>
  <w:comment w:id="2" w:author="Erin" w:date="2026-09-01T10:00:00Z" w:initials="E">
    <w:p>
      <w:pPr>
        <w:pStyle w:val="CommentText"/>
      </w:pPr>
      <w:r>
        <w:rPr>
          <w:rStyle w:val="CommentReference"/>
        </w:rPr>
        <w:annotationRef/>
      </w:r>
      <w:r>
        <w:t xml:space="preserve">Overlap B</w:t>
      </w:r>
    </w:p>
  </w:comment>
  <w:comment w:id="3" w:author="Erin" w:date="2026-09-01T10:00:00Z" w:initials="E">
    <w:p>
      <w:pPr>
        <w:pStyle w:val="CommentText"/>
      </w:pPr>
      <w:r>
        <w:rPr>
          <w:rStyle w:val="CommentReference"/>
        </w:rPr>
        <w:annotationRef/>
      </w:r>
      <w:r>
        <w:t xml:space="preserve">Check the unit.</w:t>
      </w:r>
    </w:p>
  </w:comment>
  <w:comment w:id="4" w:author="Dan" w:date="2026-09-01T10:00:00Z" w:initials="D">
    <w:p>
      <w:pPr>
        <w:pStyle w:val="CommentText"/>
      </w:pPr>
      <w:r>
        <w:rPr>
          <w:rStyle w:val="CommentReference"/>
        </w:rPr>
        <w:annotationRef/>
      </w:r>
      <w:r>
        <w:t xml:space="preserve">This passage needs a medical review.</w:t>
      </w:r>
    </w:p>
  </w:comment>
  <w:comment w:id="5" w:author="Erin" w:date="2026-09-01T10:00:00Z" w:initials="E">
    <w:p>
      <w:pPr>
        <w:pStyle w:val="CommentText"/>
      </w:pPr>
      <w:r>
        <w:rPr>
          <w:rStyle w:val="CommentReference"/>
        </w:rPr>
        <w:annotationRef/>
      </w:r>
      <w:r>
        <w:t xml:space="preserve">New paragraph: please confirm.</w:t>
      </w:r>
    </w:p>
  </w:comment>
</w:comment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Footnote with a tracked change.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t xml:space="preserve">CX-201 </w:t>
    </w:r>
    <w:ins w:id="1001" w:author="Erin (new)" w:date="2026-09-01T10:00:00Z">
      <w:r>
        <w:t xml:space="preserve">v2.0 </w:t>
      </w:r>
    </w:ins>
    <w:r>
      <w:t xml:space="preserve">- Confidential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Relationship Id="rIdComments" Type="http://schemas.openxmlformats.org/officeDocument/2006/relationships/comments" Target="comments.xml"/><Relationship Id="rIdFootnotes" Type="http://schemas.openxmlformats.org/officeDocument/2006/relationships/footnotes" Target="footnotes.xml"/><Relationship Id="rIdHF1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12-tracked-and-comments_new.docx</dc:title>
  <dc:creator>docdiff test generator</dc:creator>
  <dcterms:created xsi:type="dcterms:W3CDTF">2026-09-01T10:00:00Z</dcterms:created>
</cp:coreProperties>
</file>