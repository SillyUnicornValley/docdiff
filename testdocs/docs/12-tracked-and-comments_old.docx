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Revisions and Comments</w:t>
      </w:r>
    </w:p>
    <w:p>
      <w:pPr>
        <w:pStyle w:val="Heading1"/>
      </w:pPr>
      <w:r>
        <w:t xml:space="preserve">Objectives</w:t>
      </w:r>
    </w:p>
    <w:p>
      <w:r>
        <w:t xml:space="preserve">The primary objective is to compare </w:t>
      </w:r>
      <w:commentRangeStart w:id="0"/>
      <w:del w:id="1002" w:author="Carol (old)" w:date="2026-09-01T10:00:00Z">
        <w:r>
          <w:delText xml:space="preserve">systolic</w:delText>
        </w:r>
      </w:del>
      <w:ins w:id="1003" w:author="Carol (old)" w:date="2026-09-01T10:00:00Z">
        <w:r>
          <w:t xml:space="preserve">mean systolic</w:t>
        </w:r>
      </w:ins>
      <w:commentRangeEnd w:id="0"/>
      <w:r>
        <w:rPr>
          <w:rStyle w:val="CommentReference"/>
        </w:rPr>
        <w:commentReference w:id="0"/>
      </w:r>
      <w:r>
        <w:t xml:space="preserve"> blood pressure.</w:t>
      </w:r>
    </w:p>
    <w:p>
      <w:r>
        <w:t xml:space="preserve">Secondary objectives include diastolic blood pressure and response rate.</w:t>
      </w:r>
    </w:p>
    <w:p>
      <w:pPr>
        <w:pStyle w:val="Heading1"/>
      </w:pPr>
      <w:r>
        <w:t xml:space="preserve">Procedures</w:t>
      </w:r>
    </w:p>
    <w:p>
      <w:pPr>
        <w:pStyle w:val="ListParagraph"/>
        <w:numPr>
          <w:ilvl w:val="0"/>
          <w:numId w:val="1"/>
        </w:numPr>
      </w:pPr>
      <w:r>
        <w:t xml:space="preserve">Measure blood pressure.</w:t>
      </w:r>
    </w:p>
    <w:p>
      <w:pPr>
        <w:pStyle w:val="ListParagraph"/>
        <w:numPr>
          <w:ilvl w:val="0"/>
          <w:numId w:val="1"/>
        </w:numPr>
      </w:pPr>
      <w:r>
        <w:t xml:space="preserve">Record heart rate.</w:t>
      </w:r>
    </w:p>
    <w:p>
      <w:pPr>
        <w:pStyle w:val="ListParagraph"/>
        <w:numPr>
          <w:ilvl w:val="0"/>
          <w:numId w:val="1"/>
        </w:numPr>
      </w:pPr>
      <w:r>
        <w:t xml:space="preserve">Collect urine.</w:t>
      </w:r>
    </w:p>
    <w:p>
      <w:r>
        <w:t xml:space="preserve">Participants rest for five minutes before measurement.</w:t>
      </w:r>
    </w:p>
    <w:p>
      <w:r>
        <w:t xml:space="preserve">The arm is supported at heart level.</w:t>
      </w:r>
    </w:p>
    <w:p>
      <w:r>
        <w:t xml:space="preserve">Three readings are taken.</w:t>
      </w:r>
    </w:p>
    <w:p>
      <w:r>
        <w:t xml:space="preserve">The mean is recorded.</w:t>
      </w:r>
    </w:p>
    <w:p>
      <w:r>
        <w:t xml:space="preserve">Safety Assessments</w:t>
      </w:r>
    </w:p>
    <w:p>
      <w:r>
        <w:t xml:space="preserve">Adverse events are coded with </w:t>
      </w:r>
      <w:r>
        <w:rPr>
          <w:b/>
        </w:rPr>
        <w:t xml:space="preserve">MedDRA</w:t>
      </w:r>
      <w:r>
        <w:t xml:space="preserve">.</w:t>
      </w:r>
    </w:p>
    <w:p>
      <w:pPr>
        <w:pStyle w:val="Heading1"/>
      </w:pPr>
      <w:r>
        <w:t xml:space="preserve">Tables with Revisions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000"/>
        <w:gridCol w:w="2700"/>
        <w:gridCol w:w="27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2700" w:type="dxa"/>
            <w:shd w:val="clear" w:color="auto" w:fill="D9E2F3"/>
          </w:tcPr>
          <w:p>
            <w:r>
              <w:rPr>
                <w:b/>
              </w:rPr>
              <w:t xml:space="preserve">Unit</w:t>
            </w:r>
          </w:p>
        </w:tc>
        <w:tc>
          <w:tcPr>
            <w:tcW w:w="2700" w:type="dxa"/>
            <w:shd w:val="clear" w:color="auto" w:fill="D9E2F3"/>
          </w:tcPr>
          <w:p>
            <w:r>
              <w:rPr>
                <w:b/>
              </w:rPr>
              <w:t xml:space="preserve">Range</w:t>
            </w:r>
          </w:p>
        </w:tc>
      </w:tr>
      <w:tr>
        <w:tc>
          <w:tcPr>
            <w:tcW w:w="3000" w:type="dxa"/>
          </w:tcPr>
          <w:p>
            <w:r>
              <w:t xml:space="preserve">Glucose</w:t>
            </w:r>
          </w:p>
        </w:tc>
        <w:tc>
          <w:tcPr>
            <w:tcW w:w="2700" w:type="dxa"/>
          </w:tcPr>
          <w:p>
            <w:r>
              <w:t xml:space="preserve">mg/dL</w:t>
            </w:r>
          </w:p>
        </w:tc>
        <w:tc>
          <w:tcPr>
            <w:tcW w:w="2700" w:type="dxa"/>
          </w:tcPr>
          <w:p>
            <w:r>
              <w:t xml:space="preserve">70-99</w:t>
            </w:r>
          </w:p>
        </w:tc>
      </w:tr>
      <w:tr>
        <w:tc>
          <w:tcPr>
            <w:tcW w:w="3000" w:type="dxa"/>
          </w:tcPr>
          <w:p>
            <w:r>
              <w:t xml:space="preserve">Sodium</w:t>
            </w:r>
          </w:p>
        </w:tc>
        <w:tc>
          <w:tcPr>
            <w:tcW w:w="2700" w:type="dxa"/>
          </w:tcPr>
          <w:p>
            <w:r>
              <w:t xml:space="preserve">mmol/L</w:t>
            </w:r>
          </w:p>
        </w:tc>
        <w:tc>
          <w:tcPr>
            <w:tcW w:w="2700" w:type="dxa"/>
          </w:tcPr>
          <w:p>
            <w:r>
              <w:t xml:space="preserve">135-145</w:t>
            </w:r>
          </w:p>
        </w:tc>
      </w:tr>
      <w:tr>
        <w:tc>
          <w:tcPr>
            <w:tcW w:w="3000" w:type="dxa"/>
          </w:tcPr>
          <w:p>
            <w:r>
              <w:t xml:space="preserve">Urea</w:t>
            </w:r>
          </w:p>
        </w:tc>
        <w:tc>
          <w:tcPr>
            <w:tcW w:w="2700" w:type="dxa"/>
          </w:tcPr>
          <w:p>
            <w:r>
              <w:t xml:space="preserve">mg/dL</w:t>
            </w:r>
          </w:p>
        </w:tc>
        <w:tc>
          <w:tcPr>
            <w:tcW w:w="2700" w:type="dxa"/>
          </w:tcPr>
          <w:p>
            <w:r>
              <w:t xml:space="preserve">7-20</w:t>
            </w:r>
          </w:p>
        </w:tc>
      </w:tr>
    </w:tbl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200" w:type="dxa"/>
          </w:tcPr>
          <w:p>
            <w:r>
              <w:t xml:space="preserve">Baseline</w:t>
            </w:r>
          </w:p>
        </w:tc>
        <w:tc>
          <w:tcPr>
            <w:tcW w:w="4200" w:type="dxa"/>
          </w:tcPr>
          <w:p>
            <w:r>
              <w:t xml:space="preserve">1</w:t>
            </w:r>
          </w:p>
        </w:tc>
      </w:tr>
    </w:tbl>
    <w:p>
      <w:pPr>
        <w:pStyle w:val="Heading1"/>
      </w:pPr>
      <w:r>
        <w:t xml:space="preserve">Comments across Paragraphs</w:t>
      </w:r>
    </w:p>
    <w:p>
      <w:r>
        <w:t xml:space="preserve">Participants may withdraw at any time.</w:t>
      </w:r>
    </w:p>
    <w:p>
      <w:r>
        <w:t xml:space="preserve">Withdrawn participants are not replaced.</w:t>
      </w:r>
    </w:p>
    <w:p>
      <w:r>
        <w:t xml:space="preserve">Data collected before withdrawal are kept.</w:t>
      </w:r>
    </w:p>
    <w:p>
      <w:r>
        <w:t xml:space="preserve">Withdrawal does not affect standard care.</w:t>
      </w:r>
    </w:p>
    <w:sectPr>
      <w:headerReference w:type="default" r:id="rIdHF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Carol" w:date="2026-09-01T10:00:00Z" w:initials="C">
    <w:p>
      <w:pPr>
        <w:pStyle w:val="CommentText"/>
      </w:pPr>
      <w:r>
        <w:rPr>
          <w:rStyle w:val="CommentReference"/>
        </w:rPr>
        <w:annotationRef/>
      </w:r>
      <w:r>
        <w:t xml:space="preserve">Old file comment (Carol).</w:t>
      </w:r>
    </w:p>
  </w:comment>
</w:comme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CX-201 </w:t>
    </w:r>
    <w:r>
      <w:t xml:space="preserve">- 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HF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12-tracked-and-comments_old.docx</dc:title>
  <dc:creator>docdiff test generator</dc:creator>
  <dcterms:created xsi:type="dcterms:W3CDTF">2026-09-01T10:00:00Z</dcterms:created>
</cp:coreProperties>
</file>