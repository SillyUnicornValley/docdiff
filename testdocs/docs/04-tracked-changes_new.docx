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Existing Revisions</w:t>
      </w:r>
    </w:p>
    <w:p>
      <w:pPr>
        <w:pStyle w:val="Heading1"/>
      </w:pPr>
      <w:r>
        <w:t xml:space="preserve">Enrollment</w:t>
      </w:r>
    </w:p>
    <w:p>
      <w:r>
        <w:t xml:space="preserve">The study will enroll </w:t>
      </w:r>
      <w:del w:id="1004" w:author="Bob (new reviewer)" w:date="2026-09-01T10:00:00Z">
        <w:r>
          <w:delText xml:space="preserve">120</w:delText>
        </w:r>
      </w:del>
      <w:ins w:id="1005" w:author="Bob (new reviewer)" w:date="2026-09-01T10:00:00Z">
        <w:r>
          <w:t xml:space="preserve">150</w:t>
        </w:r>
      </w:ins>
      <w:r>
        <w:t xml:space="preserve"> participants across 15 sites.</w:t>
      </w:r>
    </w:p>
    <w:p>
      <w:r>
        <w:t xml:space="preserve">This paragraph was inserted by a tracked change in the old version.</w:t>
      </w:r>
    </w:p>
    <w:p>
      <w:r>
        <w:t xml:space="preserve">Dosing will be once daily</w:t>
      </w:r>
      <w:ins w:id="1011" w:author="Bob (new reviewer)" w:date="2026-09-01T10:00:00Z">
        <w:r>
          <w:t xml:space="preserve"> with food</w:t>
        </w:r>
      </w:ins>
      <w:r>
        <w:t xml:space="preserve">.</w:t>
      </w:r>
    </w:p>
    <w:p>
      <w:pPr>
        <w:pStyle w:val="Heading1"/>
      </w:pPr>
      <w:r>
        <w:t xml:space="preserve">Washout</w:t>
      </w:r>
    </w:p>
    <w:p>
      <w:pPr>
        <w:rPr>
          <w:del w:id="1012" w:author="Bob (new reviewer)" w:date="2026-09-01T10:00:00Z"/>
        </w:rPr>
      </w:pPr>
      <w:r>
        <w:t xml:space="preserve">The washout period is 2 weeks. </w:t>
      </w:r>
    </w:p>
    <w:p>
      <w:r>
        <w:t xml:space="preserve">Participants must discontinue prior therapy.</w:t>
      </w:r>
    </w:p>
    <w:p>
      <w:pPr>
        <w:pStyle w:val="Heading1"/>
      </w:pPr>
      <w:r>
        <w:t xml:space="preserve">Blinding</w:t>
      </w:r>
    </w:p>
    <w:p>
      <w:pPr>
        <w:rPr>
          <w:moveFrom w:id="1015" w:author="Bob (new reviewer)" w:date="2026-09-01T10:00:00Z"/>
        </w:rPr>
      </w:pPr>
      <w:moveFromRangeStart w:id="1013" w:author="Bob (new reviewer)" w:date="2026-09-01T10:00:00Z" w:name="move1"/>
      <w:moveFrom w:id="1014" w:author="Bob (new reviewer)" w:date="2026-09-01T10:00:00Z">
        <w:r>
          <w:t xml:space="preserve">Unblinding procedures are described in Section 9.</w:t>
        </w:r>
      </w:moveFrom>
      <w:moveFromRangeEnd w:id="1013"/>
    </w:p>
    <w:p>
      <w:r>
        <w:t xml:space="preserve">Study drug and placebo will be identical in appearance.</w:t>
      </w:r>
    </w:p>
    <w:p>
      <w:r>
        <w:t xml:space="preserve">Emergency unblinding is available through the IRT system.</w:t>
      </w:r>
    </w:p>
    <w:p>
      <w:pPr>
        <w:rPr>
          <w:moveTo w:id="1018" w:author="Bob (new reviewer)" w:date="2026-09-01T10:00:00Z"/>
        </w:rPr>
      </w:pPr>
      <w:moveToRangeStart w:id="1016" w:author="Bob (new reviewer)" w:date="2026-09-01T10:00:00Z" w:name="move1"/>
      <w:moveTo w:id="1017" w:author="Bob (new reviewer)" w:date="2026-09-01T10:00:00Z">
        <w:r>
          <w:t xml:space="preserve">Unblinding procedures are described in Section 9.</w:t>
        </w:r>
      </w:moveTo>
      <w:moveToRangeEnd w:id="1016"/>
    </w:p>
    <w:p>
      <w:pPr>
        <w:pStyle w:val="Heading2"/>
        <w:pPrChange w:id="1019" w:author="Bob (new reviewer)" w:date="2026-09-01T10:00:00Z">
          <w:pPr>
            <w:pStyle w:val="Normal"/>
          </w:pPr>
        </w:pPrChange>
      </w:pPr>
      <w:r>
        <w:t xml:space="preserve">Statistical Considerations</w:t>
      </w:r>
    </w:p>
    <w:p>
      <w:r>
        <w:t xml:space="preserve">The sample size provides 90% power at a two-sided alpha of 0.05.</w:t>
      </w:r>
    </w:p>
    <w:tbl>
      <w:tblPr>
        <w:tblStyle w:val="TableGrid"/>
        <w:tblW w:w="8000" w:type="dxa"/>
        <w:tblLook w:val="04A0" w:firstRow="1" w:lastRow="0" w:firstColumn="1" w:lastColumn="0" w:noHBand="0" w:noVBand="1"/>
      </w:tblPr>
      <w:tblGrid>
        <w:gridCol w:w="4000"/>
        <w:gridCol w:w="4000"/>
      </w:tblGrid>
      <w:tr>
        <w:trPr>
          <w:tblHeader/>
        </w:trPr>
        <w:tc>
          <w:tcPr>
            <w:tcW w:w="40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0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000" w:type="dxa"/>
          </w:tcPr>
          <w:p>
            <w:r>
              <w:t xml:space="preserve">Screening</w:t>
            </w:r>
          </w:p>
        </w:tc>
        <w:tc>
          <w:tcPr>
            <w:tcW w:w="4000" w:type="dxa"/>
          </w:tcPr>
          <w:p>
            <w:r>
              <w:t xml:space="preserve">-28 to -1</w:t>
            </w:r>
          </w:p>
        </w:tc>
      </w:tr>
      <w:tr>
        <w:trPr>
          <w:ins w:id="1024" w:author="Bob (new reviewer)" w:date="2026-09-01T10:00:00Z"/>
        </w:trPr>
        <w:tc>
          <w:tcPr>
            <w:tcW w:w="4000" w:type="dxa"/>
          </w:tcPr>
          <w:p>
            <w:pPr>
              <w:rPr>
                <w:ins w:id="1021" w:author="Bob (new reviewer)" w:date="2026-09-01T10:00:00Z"/>
              </w:rPr>
            </w:pPr>
            <w:ins w:id="1020" w:author="Bob (new reviewer)" w:date="2026-09-01T10:00:00Z">
              <w:r>
                <w:t xml:space="preserve">Run-in</w:t>
              </w:r>
            </w:ins>
          </w:p>
        </w:tc>
        <w:tc>
          <w:tcPr>
            <w:tcW w:w="4000" w:type="dxa"/>
          </w:tcPr>
          <w:p>
            <w:pPr>
              <w:rPr>
                <w:ins w:id="1023" w:author="Bob (new reviewer)" w:date="2026-09-01T10:00:00Z"/>
              </w:rPr>
            </w:pPr>
            <w:ins w:id="1022" w:author="Bob (new reviewer)" w:date="2026-09-01T10:00:00Z">
              <w:r>
                <w:t xml:space="preserve">-7</w:t>
              </w:r>
            </w:ins>
          </w:p>
        </w:tc>
      </w:tr>
      <w:tr>
        <w:tc>
          <w:tcPr>
            <w:tcW w:w="4000" w:type="dxa"/>
          </w:tcPr>
          <w:p>
            <w:r>
              <w:t xml:space="preserve">Baseline</w:t>
            </w:r>
          </w:p>
        </w:tc>
        <w:tc>
          <w:tcPr>
            <w:tcW w:w="4000" w:type="dxa"/>
          </w:tcPr>
          <w:p>
            <w:r>
              <w:t xml:space="preserve">1</w:t>
            </w:r>
          </w:p>
        </w:tc>
      </w:tr>
      <w:tr>
        <w:trPr>
          <w:del w:id="1029" w:author="Bob (new reviewer)" w:date="2026-09-01T10:00:00Z"/>
        </w:trPr>
        <w:tc>
          <w:tcPr>
            <w:tcW w:w="4000" w:type="dxa"/>
          </w:tcPr>
          <w:p>
            <w:pPr>
              <w:rPr>
                <w:del w:id="1026" w:author="Bob (new reviewer)" w:date="2026-09-01T10:00:00Z"/>
              </w:rPr>
            </w:pPr>
            <w:del w:id="1025" w:author="Bob (new reviewer)" w:date="2026-09-01T10:00:00Z">
              <w:r>
                <w:delText xml:space="preserve">Week 12</w:delText>
              </w:r>
            </w:del>
          </w:p>
        </w:tc>
        <w:tc>
          <w:tcPr>
            <w:tcW w:w="4000" w:type="dxa"/>
          </w:tcPr>
          <w:p>
            <w:pPr>
              <w:rPr>
                <w:del w:id="1028" w:author="Bob (new reviewer)" w:date="2026-09-01T10:00:00Z"/>
              </w:rPr>
            </w:pPr>
            <w:del w:id="1027" w:author="Bob (new reviewer)" w:date="2026-09-01T10:00:00Z">
              <w:r>
                <w:delText xml:space="preserve">84</w:delText>
              </w:r>
            </w:del>
          </w:p>
        </w:tc>
      </w:tr>
    </w:tbl>
    <w:p>
      <w:r>
        <w:t xml:space="preserve">Samples will be stored at </w:t>
      </w:r>
      <w:del w:id="1030" w:author="Alice (old reviewer)" w:date="2026-09-01T10:00:00Z">
        <w:r>
          <w:delText xml:space="preserve">-80 C</w:delText>
        </w:r>
      </w:del>
      <w:ins w:id="1031" w:author="Alice (old reviewer)" w:date="2026-09-01T10:00:00Z">
        <w:r>
          <w:t xml:space="preserve">-70 C</w:t>
        </w:r>
      </w:ins>
      <w:r>
        <w:t xml:space="preserve"> for up to </w:t>
      </w:r>
      <w:del w:id="1032" w:author="Bob (new reviewer)" w:date="2026-09-01T10:00:00Z">
        <w:r>
          <w:delText xml:space="preserve">5</w:delText>
        </w:r>
      </w:del>
      <w:ins w:id="1033" w:author="Bob (new reviewer)" w:date="2026-09-01T10:00:00Z">
        <w:r>
          <w:t xml:space="preserve">10</w:t>
        </w:r>
      </w:ins>
      <w:r>
        <w:t xml:space="preserve"> years.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04-tracked-changes_new.docx</dc:title>
  <dc:creator>docdiff test generator</dc:creator>
  <dcterms:created xsi:type="dcterms:W3CDTF">2026-09-01T10:00:00Z</dcterms:created>
</cp:coreProperties>
</file>